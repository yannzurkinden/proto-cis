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AB92" w14:textId="144AA813" w:rsidR="002E2F39" w:rsidRPr="00902AFE" w:rsidRDefault="00807A1C">
      <w:pPr>
        <w:rPr>
          <w:b/>
          <w:bCs/>
          <w:u w:val="single"/>
        </w:rPr>
      </w:pPr>
      <w:r w:rsidRPr="00902AFE">
        <w:rPr>
          <w:b/>
          <w:bCs/>
          <w:u w:val="single"/>
        </w:rPr>
        <w:t>Synthèse des besoins et attentes concernant le logiciel de suivi de l’acc. sociopro.</w:t>
      </w:r>
      <w:r w:rsidR="0087463B">
        <w:rPr>
          <w:b/>
          <w:bCs/>
          <w:u w:val="single"/>
        </w:rPr>
        <w:t xml:space="preserve"> (P&amp;S)</w:t>
      </w:r>
    </w:p>
    <w:p w14:paraId="4A9554B2" w14:textId="77777777" w:rsidR="00807A1C" w:rsidRDefault="00807A1C"/>
    <w:tbl>
      <w:tblPr>
        <w:tblStyle w:val="Grilledutableau"/>
        <w:tblW w:w="0" w:type="auto"/>
        <w:tblLook w:val="04A0" w:firstRow="1" w:lastRow="0" w:firstColumn="1" w:lastColumn="0" w:noHBand="0" w:noVBand="1"/>
      </w:tblPr>
      <w:tblGrid>
        <w:gridCol w:w="2122"/>
        <w:gridCol w:w="13041"/>
      </w:tblGrid>
      <w:tr w:rsidR="00807A1C" w:rsidRPr="00807A1C" w14:paraId="1390D3B0" w14:textId="77777777" w:rsidTr="00E75689">
        <w:tc>
          <w:tcPr>
            <w:tcW w:w="2122" w:type="dxa"/>
          </w:tcPr>
          <w:p w14:paraId="1B3B0A8E" w14:textId="104528A9" w:rsidR="00807A1C" w:rsidRPr="00807A1C" w:rsidRDefault="00807A1C" w:rsidP="00807A1C">
            <w:pPr>
              <w:jc w:val="center"/>
              <w:rPr>
                <w:b/>
                <w:bCs/>
              </w:rPr>
            </w:pPr>
            <w:r w:rsidRPr="00807A1C">
              <w:rPr>
                <w:b/>
                <w:bCs/>
              </w:rPr>
              <w:t>Thématiques</w:t>
            </w:r>
          </w:p>
        </w:tc>
        <w:tc>
          <w:tcPr>
            <w:tcW w:w="13041" w:type="dxa"/>
          </w:tcPr>
          <w:p w14:paraId="43109977" w14:textId="562320D9" w:rsidR="00807A1C" w:rsidRPr="00807A1C" w:rsidRDefault="00807A1C" w:rsidP="00807A1C">
            <w:pPr>
              <w:jc w:val="center"/>
              <w:rPr>
                <w:b/>
                <w:bCs/>
              </w:rPr>
            </w:pPr>
            <w:r w:rsidRPr="00807A1C">
              <w:rPr>
                <w:b/>
                <w:bCs/>
              </w:rPr>
              <w:t>Détails</w:t>
            </w:r>
          </w:p>
        </w:tc>
      </w:tr>
      <w:tr w:rsidR="00807A1C" w14:paraId="00C7A7AD" w14:textId="77777777" w:rsidTr="00E75689">
        <w:tc>
          <w:tcPr>
            <w:tcW w:w="2122" w:type="dxa"/>
            <w:vAlign w:val="center"/>
          </w:tcPr>
          <w:p w14:paraId="3615C341" w14:textId="47EE4754" w:rsidR="00807A1C" w:rsidRPr="00E75689" w:rsidRDefault="0005402A">
            <w:pPr>
              <w:rPr>
                <w:b/>
                <w:bCs/>
                <w:sz w:val="20"/>
                <w:szCs w:val="20"/>
              </w:rPr>
            </w:pPr>
            <w:r w:rsidRPr="00E75689">
              <w:rPr>
                <w:b/>
                <w:bCs/>
                <w:sz w:val="20"/>
                <w:szCs w:val="20"/>
              </w:rPr>
              <w:t>Plateforme unique</w:t>
            </w:r>
          </w:p>
        </w:tc>
        <w:tc>
          <w:tcPr>
            <w:tcW w:w="13041" w:type="dxa"/>
          </w:tcPr>
          <w:p w14:paraId="505503B1" w14:textId="5DC9F02D" w:rsidR="00902AFE" w:rsidRPr="008420FD" w:rsidRDefault="00902AFE" w:rsidP="008420FD">
            <w:pPr>
              <w:pStyle w:val="Paragraphedeliste"/>
              <w:numPr>
                <w:ilvl w:val="0"/>
                <w:numId w:val="4"/>
              </w:numPr>
              <w:rPr>
                <w:sz w:val="20"/>
                <w:szCs w:val="20"/>
              </w:rPr>
            </w:pPr>
            <w:r w:rsidRPr="008420FD">
              <w:rPr>
                <w:sz w:val="20"/>
                <w:szCs w:val="20"/>
              </w:rPr>
              <w:t>Centraliser les infos de Outlook, (My)Abacus, plateforme actuelle (PAI / journaux / objectifs).</w:t>
            </w:r>
          </w:p>
          <w:p w14:paraId="7AC9F826" w14:textId="73243D6A" w:rsidR="0005402A" w:rsidRPr="008420FD" w:rsidRDefault="0005402A" w:rsidP="008420FD">
            <w:pPr>
              <w:pStyle w:val="Paragraphedeliste"/>
              <w:numPr>
                <w:ilvl w:val="0"/>
                <w:numId w:val="4"/>
              </w:numPr>
              <w:rPr>
                <w:sz w:val="20"/>
                <w:szCs w:val="20"/>
              </w:rPr>
            </w:pPr>
            <w:r w:rsidRPr="008420FD">
              <w:rPr>
                <w:sz w:val="20"/>
                <w:szCs w:val="20"/>
              </w:rPr>
              <w:t xml:space="preserve">Infos disponibles souhaitées : </w:t>
            </w:r>
          </w:p>
          <w:p w14:paraId="4E6DEEAF" w14:textId="655149A1" w:rsidR="00807A1C" w:rsidRPr="00D5538A" w:rsidRDefault="0005402A" w:rsidP="008420FD">
            <w:pPr>
              <w:pStyle w:val="Paragraphedeliste"/>
              <w:numPr>
                <w:ilvl w:val="0"/>
                <w:numId w:val="5"/>
              </w:numPr>
              <w:rPr>
                <w:ins w:id="0" w:author="Mauron-Hemmer Elisabeth - CIS Fribourg" w:date="2025-09-10T21:48:00Z" w16du:dateUtc="2025-09-10T19:48:00Z"/>
                <w:sz w:val="20"/>
                <w:szCs w:val="20"/>
                <w:rPrChange w:id="1" w:author="Mauron-Hemmer Elisabeth - CIS Fribourg" w:date="2025-09-10T21:48:00Z" w16du:dateUtc="2025-09-10T19:48:00Z">
                  <w:rPr>
                    <w:ins w:id="2" w:author="Mauron-Hemmer Elisabeth - CIS Fribourg" w:date="2025-09-10T21:48:00Z" w16du:dateUtc="2025-09-10T19:48:00Z"/>
                    <w:rFonts w:ascii="Calibri" w:hAnsi="Calibri" w:cs="Calibri"/>
                    <w:sz w:val="20"/>
                    <w:szCs w:val="20"/>
                  </w:rPr>
                </w:rPrChange>
              </w:rPr>
            </w:pPr>
            <w:r w:rsidRPr="008420FD">
              <w:rPr>
                <w:sz w:val="20"/>
                <w:szCs w:val="20"/>
                <w:u w:val="single"/>
              </w:rPr>
              <w:t>Données personnelles et RH</w:t>
            </w:r>
            <w:r w:rsidRPr="008420FD">
              <w:rPr>
                <w:sz w:val="20"/>
                <w:szCs w:val="20"/>
              </w:rPr>
              <w:t xml:space="preserve"> : infos générales</w:t>
            </w:r>
            <w:r w:rsidR="002E4438" w:rsidRPr="008420FD">
              <w:rPr>
                <w:sz w:val="20"/>
                <w:szCs w:val="20"/>
              </w:rPr>
              <w:t xml:space="preserve"> et coordonnées</w:t>
            </w:r>
            <w:r w:rsidRPr="008420FD">
              <w:rPr>
                <w:sz w:val="20"/>
                <w:szCs w:val="20"/>
              </w:rPr>
              <w:t xml:space="preserve">, situation administrative (curatelle, etc.), contrat, salaire, </w:t>
            </w:r>
            <w:r w:rsidRPr="008420FD">
              <w:rPr>
                <w:rFonts w:ascii="Calibri" w:hAnsi="Calibri" w:cs="Calibri"/>
                <w:sz w:val="20"/>
                <w:szCs w:val="20"/>
              </w:rPr>
              <w:t>parcours professionnel, difficultés, photo</w:t>
            </w:r>
            <w:r w:rsidR="002E4438" w:rsidRPr="008420FD">
              <w:rPr>
                <w:rFonts w:ascii="Calibri" w:hAnsi="Calibri" w:cs="Calibri"/>
                <w:sz w:val="20"/>
                <w:szCs w:val="20"/>
              </w:rPr>
              <w:t>, personne d’urgence et coordonnées du réseau, type de rente</w:t>
            </w:r>
            <w:ins w:id="3" w:author="Mauron-Hemmer Elisabeth - CIS Fribourg" w:date="2025-09-10T21:47:00Z" w16du:dateUtc="2025-09-10T19:47:00Z">
              <w:r w:rsidR="00FC4267">
                <w:rPr>
                  <w:rFonts w:ascii="Calibri" w:hAnsi="Calibri" w:cs="Calibri"/>
                  <w:sz w:val="20"/>
                  <w:szCs w:val="20"/>
                </w:rPr>
                <w:t xml:space="preserve">, </w:t>
              </w:r>
              <w:r w:rsidR="00403027">
                <w:rPr>
                  <w:rFonts w:ascii="Calibri" w:hAnsi="Calibri" w:cs="Calibri"/>
                  <w:sz w:val="20"/>
                  <w:szCs w:val="20"/>
                </w:rPr>
                <w:t>données médicales</w:t>
              </w:r>
            </w:ins>
            <w:ins w:id="4" w:author="Mauron-Hemmer Elisabeth - CIS Fribourg" w:date="2025-09-10T22:02:00Z" w16du:dateUtc="2025-09-10T20:02:00Z">
              <w:r w:rsidR="008C1D9F">
                <w:rPr>
                  <w:rFonts w:ascii="Calibri" w:hAnsi="Calibri" w:cs="Calibri"/>
                  <w:sz w:val="20"/>
                  <w:szCs w:val="20"/>
                </w:rPr>
                <w:t xml:space="preserve"> (ex. m</w:t>
              </w:r>
            </w:ins>
            <w:ins w:id="5" w:author="Mauron-Hemmer Elisabeth - CIS Fribourg" w:date="2025-09-10T22:03:00Z" w16du:dateUtc="2025-09-10T20:03:00Z">
              <w:r w:rsidR="008C1D9F">
                <w:rPr>
                  <w:rFonts w:ascii="Calibri" w:hAnsi="Calibri" w:cs="Calibri"/>
                  <w:sz w:val="20"/>
                  <w:szCs w:val="20"/>
                </w:rPr>
                <w:t>édication pouvant avoir un impact sur la sécurité)</w:t>
              </w:r>
            </w:ins>
            <w:r w:rsidR="002E4438" w:rsidRPr="008420FD">
              <w:rPr>
                <w:rFonts w:ascii="Calibri" w:hAnsi="Calibri" w:cs="Calibri"/>
                <w:sz w:val="20"/>
                <w:szCs w:val="20"/>
              </w:rPr>
              <w:t>.</w:t>
            </w:r>
          </w:p>
          <w:p w14:paraId="792DAC03" w14:textId="3AC55389" w:rsidR="00D5538A" w:rsidRPr="008420FD" w:rsidRDefault="0070127E" w:rsidP="008420FD">
            <w:pPr>
              <w:pStyle w:val="Paragraphedeliste"/>
              <w:numPr>
                <w:ilvl w:val="0"/>
                <w:numId w:val="5"/>
              </w:numPr>
              <w:rPr>
                <w:sz w:val="20"/>
                <w:szCs w:val="20"/>
              </w:rPr>
            </w:pPr>
            <w:ins w:id="6" w:author="Mauron-Hemmer Elisabeth - CIS Fribourg" w:date="2025-09-10T21:49:00Z" w16du:dateUtc="2025-09-10T19:49:00Z">
              <w:r>
                <w:rPr>
                  <w:sz w:val="20"/>
                  <w:szCs w:val="20"/>
                  <w:u w:val="single"/>
                </w:rPr>
                <w:t>Comportements à</w:t>
              </w:r>
            </w:ins>
            <w:ins w:id="7" w:author="Mauron-Hemmer Elisabeth - CIS Fribourg" w:date="2025-09-10T21:48:00Z" w16du:dateUtc="2025-09-10T19:48:00Z">
              <w:r w:rsidR="00D5538A">
                <w:rPr>
                  <w:sz w:val="20"/>
                  <w:szCs w:val="20"/>
                  <w:u w:val="single"/>
                </w:rPr>
                <w:t xml:space="preserve"> risque : </w:t>
              </w:r>
            </w:ins>
            <w:ins w:id="8" w:author="Mauron-Hemmer Elisabeth - CIS Fribourg" w:date="2025-09-10T21:49:00Z" w16du:dateUtc="2025-09-10T19:49:00Z">
              <w:r>
                <w:rPr>
                  <w:sz w:val="20"/>
                  <w:szCs w:val="20"/>
                  <w:u w:val="single"/>
                </w:rPr>
                <w:t xml:space="preserve">avec </w:t>
              </w:r>
              <w:r w:rsidR="00812690">
                <w:rPr>
                  <w:sz w:val="20"/>
                  <w:szCs w:val="20"/>
                  <w:u w:val="single"/>
                </w:rPr>
                <w:t>possibilité</w:t>
              </w:r>
              <w:r>
                <w:rPr>
                  <w:sz w:val="20"/>
                  <w:szCs w:val="20"/>
                  <w:u w:val="single"/>
                </w:rPr>
                <w:t xml:space="preserve"> d</w:t>
              </w:r>
              <w:r w:rsidR="00812690">
                <w:rPr>
                  <w:sz w:val="20"/>
                  <w:szCs w:val="20"/>
                  <w:u w:val="single"/>
                </w:rPr>
                <w:t>’extraire les données de l’ensemble des CAI sous forme de répertoire des comportements à risques</w:t>
              </w:r>
            </w:ins>
          </w:p>
          <w:p w14:paraId="7F5003BF" w14:textId="1C2FF7EA" w:rsidR="0005402A" w:rsidRPr="008420FD" w:rsidRDefault="0005402A" w:rsidP="008420FD">
            <w:pPr>
              <w:pStyle w:val="Paragraphedeliste"/>
              <w:numPr>
                <w:ilvl w:val="0"/>
                <w:numId w:val="5"/>
              </w:numPr>
              <w:rPr>
                <w:sz w:val="20"/>
                <w:szCs w:val="20"/>
              </w:rPr>
            </w:pPr>
            <w:r w:rsidRPr="008420FD">
              <w:rPr>
                <w:sz w:val="20"/>
                <w:szCs w:val="20"/>
                <w:u w:val="single"/>
              </w:rPr>
              <w:t>Gestion du temps</w:t>
            </w:r>
            <w:r w:rsidRPr="008420FD">
              <w:rPr>
                <w:sz w:val="20"/>
                <w:szCs w:val="20"/>
              </w:rPr>
              <w:t> : suivi des timbrages et des absences</w:t>
            </w:r>
            <w:r w:rsidR="002E4438" w:rsidRPr="008420FD">
              <w:rPr>
                <w:sz w:val="20"/>
                <w:szCs w:val="20"/>
              </w:rPr>
              <w:t xml:space="preserve"> (et taux d’absentéisme)</w:t>
            </w:r>
            <w:r w:rsidR="00902AFE" w:rsidRPr="008420FD">
              <w:rPr>
                <w:sz w:val="20"/>
                <w:szCs w:val="20"/>
              </w:rPr>
              <w:t>, solde vacances</w:t>
            </w:r>
            <w:r w:rsidR="0007697B" w:rsidRPr="008420FD">
              <w:rPr>
                <w:sz w:val="20"/>
                <w:szCs w:val="20"/>
              </w:rPr>
              <w:t>, certificats médicaux, taux d’occupation</w:t>
            </w:r>
            <w:r w:rsidR="00837454">
              <w:rPr>
                <w:sz w:val="20"/>
                <w:szCs w:val="20"/>
              </w:rPr>
              <w:t>.</w:t>
            </w:r>
          </w:p>
          <w:p w14:paraId="649C8336" w14:textId="3496AD8E" w:rsidR="0005402A" w:rsidRPr="008420FD" w:rsidRDefault="0005402A" w:rsidP="008420FD">
            <w:pPr>
              <w:pStyle w:val="Paragraphedeliste"/>
              <w:numPr>
                <w:ilvl w:val="0"/>
                <w:numId w:val="5"/>
              </w:numPr>
              <w:rPr>
                <w:sz w:val="20"/>
                <w:szCs w:val="20"/>
              </w:rPr>
            </w:pPr>
            <w:r w:rsidRPr="008420FD">
              <w:rPr>
                <w:sz w:val="20"/>
                <w:szCs w:val="20"/>
                <w:u w:val="single"/>
              </w:rPr>
              <w:t>Accompagnement </w:t>
            </w:r>
            <w:r w:rsidRPr="008420FD">
              <w:rPr>
                <w:sz w:val="20"/>
                <w:szCs w:val="20"/>
              </w:rPr>
              <w:t>: PAI, objectifs (avec plan d’action et rappels), journal de bord (avec historique des actions mises en place par le passé), matrice des compétences, archives des docs de suivi</w:t>
            </w:r>
            <w:r w:rsidR="00902AFE" w:rsidRPr="008420FD">
              <w:rPr>
                <w:sz w:val="20"/>
                <w:szCs w:val="20"/>
              </w:rPr>
              <w:t>, suivi Alto, formations internes</w:t>
            </w:r>
            <w:r w:rsidR="002E4438" w:rsidRPr="008420FD">
              <w:rPr>
                <w:sz w:val="20"/>
                <w:szCs w:val="20"/>
              </w:rPr>
              <w:t>, points d’attention pour les remplacements.</w:t>
            </w:r>
          </w:p>
          <w:p w14:paraId="7BF076EA" w14:textId="0A47839A" w:rsidR="0005402A" w:rsidRPr="00E75689" w:rsidRDefault="0005402A">
            <w:pPr>
              <w:rPr>
                <w:sz w:val="20"/>
                <w:szCs w:val="20"/>
              </w:rPr>
            </w:pPr>
          </w:p>
        </w:tc>
      </w:tr>
      <w:tr w:rsidR="0005402A" w14:paraId="156FEFBE" w14:textId="77777777" w:rsidTr="00E75689">
        <w:tc>
          <w:tcPr>
            <w:tcW w:w="2122" w:type="dxa"/>
            <w:vAlign w:val="center"/>
          </w:tcPr>
          <w:p w14:paraId="76EA06B7" w14:textId="2B6A0111" w:rsidR="0005402A" w:rsidRPr="00E75689" w:rsidRDefault="0005402A">
            <w:pPr>
              <w:rPr>
                <w:b/>
                <w:bCs/>
                <w:sz w:val="20"/>
                <w:szCs w:val="20"/>
              </w:rPr>
            </w:pPr>
            <w:r w:rsidRPr="00E75689">
              <w:rPr>
                <w:b/>
                <w:bCs/>
                <w:sz w:val="20"/>
                <w:szCs w:val="20"/>
              </w:rPr>
              <w:t>Possibilité de trier / catégoriser</w:t>
            </w:r>
          </w:p>
        </w:tc>
        <w:tc>
          <w:tcPr>
            <w:tcW w:w="13041" w:type="dxa"/>
          </w:tcPr>
          <w:p w14:paraId="18BE4BD6" w14:textId="0646A072" w:rsidR="00902AFE" w:rsidRPr="00902AFE" w:rsidRDefault="00902AFE" w:rsidP="00837454">
            <w:pPr>
              <w:pStyle w:val="Paragraphedeliste"/>
              <w:numPr>
                <w:ilvl w:val="0"/>
                <w:numId w:val="4"/>
              </w:numPr>
              <w:rPr>
                <w:sz w:val="20"/>
                <w:szCs w:val="20"/>
              </w:rPr>
            </w:pPr>
            <w:r w:rsidRPr="00902AFE">
              <w:rPr>
                <w:sz w:val="20"/>
                <w:szCs w:val="20"/>
              </w:rPr>
              <w:t xml:space="preserve">Historique du journal des </w:t>
            </w:r>
            <w:r w:rsidRPr="00E75689">
              <w:rPr>
                <w:sz w:val="20"/>
                <w:szCs w:val="20"/>
              </w:rPr>
              <w:t>événements :</w:t>
            </w:r>
            <w:r w:rsidRPr="00902AFE">
              <w:rPr>
                <w:sz w:val="20"/>
                <w:szCs w:val="20"/>
              </w:rPr>
              <w:t xml:space="preserve"> possibilité de filtrer / trier les infos par type d'événement.</w:t>
            </w:r>
          </w:p>
          <w:p w14:paraId="0ADF67F9" w14:textId="5F9F04DA" w:rsidR="00902AFE" w:rsidRPr="00837454" w:rsidRDefault="00902AFE" w:rsidP="00837454">
            <w:pPr>
              <w:pStyle w:val="Paragraphedeliste"/>
              <w:numPr>
                <w:ilvl w:val="0"/>
                <w:numId w:val="4"/>
              </w:numPr>
              <w:rPr>
                <w:sz w:val="20"/>
                <w:szCs w:val="20"/>
              </w:rPr>
            </w:pPr>
            <w:r w:rsidRPr="00837454">
              <w:rPr>
                <w:sz w:val="20"/>
                <w:szCs w:val="20"/>
              </w:rPr>
              <w:t xml:space="preserve">Piste de </w:t>
            </w:r>
            <w:r w:rsidR="00837454" w:rsidRPr="00837454">
              <w:rPr>
                <w:sz w:val="20"/>
                <w:szCs w:val="20"/>
              </w:rPr>
              <w:t>structure :</w:t>
            </w:r>
            <w:r w:rsidRPr="00837454">
              <w:rPr>
                <w:sz w:val="20"/>
                <w:szCs w:val="20"/>
              </w:rPr>
              <w:t xml:space="preserve"> onglets "difficulté" et "progrès" pour suivi annuel facilité</w:t>
            </w:r>
            <w:r w:rsidR="00837454">
              <w:rPr>
                <w:sz w:val="20"/>
                <w:szCs w:val="20"/>
              </w:rPr>
              <w:t>.</w:t>
            </w:r>
          </w:p>
          <w:p w14:paraId="26365398" w14:textId="795455DC" w:rsidR="0005402A" w:rsidRPr="00E75689" w:rsidRDefault="00902AFE" w:rsidP="00837454">
            <w:pPr>
              <w:pStyle w:val="Paragraphedeliste"/>
              <w:numPr>
                <w:ilvl w:val="0"/>
                <w:numId w:val="4"/>
              </w:numPr>
              <w:rPr>
                <w:sz w:val="20"/>
                <w:szCs w:val="20"/>
              </w:rPr>
            </w:pPr>
            <w:r w:rsidRPr="00837454">
              <w:rPr>
                <w:sz w:val="20"/>
                <w:szCs w:val="20"/>
              </w:rPr>
              <w:t>Journaux par thèmes</w:t>
            </w:r>
            <w:r w:rsidR="00837454">
              <w:rPr>
                <w:sz w:val="20"/>
                <w:szCs w:val="20"/>
              </w:rPr>
              <w:t xml:space="preserve"> </w:t>
            </w:r>
            <w:r w:rsidRPr="00E75689">
              <w:rPr>
                <w:sz w:val="20"/>
                <w:szCs w:val="20"/>
              </w:rPr>
              <w:t>: conflits, santé, privé, compétences</w:t>
            </w:r>
            <w:r w:rsidR="002E4438" w:rsidRPr="00E75689">
              <w:rPr>
                <w:sz w:val="20"/>
                <w:szCs w:val="20"/>
              </w:rPr>
              <w:t>, formation</w:t>
            </w:r>
            <w:r w:rsidRPr="00E75689">
              <w:rPr>
                <w:sz w:val="20"/>
                <w:szCs w:val="20"/>
              </w:rPr>
              <w:t>, échanges avec d'autres ateliers.</w:t>
            </w:r>
            <w:r w:rsidR="002E4438" w:rsidRPr="00E75689">
              <w:rPr>
                <w:sz w:val="20"/>
                <w:szCs w:val="20"/>
              </w:rPr>
              <w:t xml:space="preserve"> Pouvoir filtrer par mots-clés.</w:t>
            </w:r>
            <w:r w:rsidRPr="00E75689">
              <w:rPr>
                <w:sz w:val="20"/>
                <w:szCs w:val="20"/>
              </w:rPr>
              <w:t xml:space="preserve"> Pouvoir sortir des historiques. </w:t>
            </w:r>
            <w:r w:rsidR="005D39F7" w:rsidRPr="00E75689">
              <w:rPr>
                <w:sz w:val="20"/>
                <w:szCs w:val="20"/>
              </w:rPr>
              <w:t>Important :</w:t>
            </w:r>
            <w:r w:rsidRPr="00E75689">
              <w:rPr>
                <w:sz w:val="20"/>
                <w:szCs w:val="20"/>
              </w:rPr>
              <w:t xml:space="preserve"> collaboration inter unités, donc plusieurs MSP </w:t>
            </w:r>
            <w:r w:rsidR="005D39F7">
              <w:rPr>
                <w:sz w:val="20"/>
                <w:szCs w:val="20"/>
              </w:rPr>
              <w:t xml:space="preserve">doivent pouvoir compléter des infos </w:t>
            </w:r>
            <w:r w:rsidRPr="00E75689">
              <w:rPr>
                <w:sz w:val="20"/>
                <w:szCs w:val="20"/>
              </w:rPr>
              <w:t>pour un même CAI.</w:t>
            </w:r>
          </w:p>
          <w:p w14:paraId="492D1421" w14:textId="0D801A86" w:rsidR="002E4438" w:rsidRPr="00837454" w:rsidRDefault="002E4438" w:rsidP="00837454">
            <w:pPr>
              <w:pStyle w:val="Paragraphedeliste"/>
              <w:numPr>
                <w:ilvl w:val="0"/>
                <w:numId w:val="4"/>
              </w:numPr>
              <w:rPr>
                <w:sz w:val="20"/>
                <w:szCs w:val="20"/>
              </w:rPr>
            </w:pPr>
            <w:r w:rsidRPr="00837454">
              <w:rPr>
                <w:sz w:val="20"/>
                <w:szCs w:val="20"/>
              </w:rPr>
              <w:t>Pouvoir extraire des listes (idem Optimiso).</w:t>
            </w:r>
          </w:p>
          <w:p w14:paraId="2E9A6F88" w14:textId="77777777" w:rsidR="0007697B" w:rsidRPr="0007697B" w:rsidRDefault="0007697B" w:rsidP="00837454">
            <w:pPr>
              <w:pStyle w:val="Paragraphedeliste"/>
              <w:numPr>
                <w:ilvl w:val="0"/>
                <w:numId w:val="4"/>
              </w:numPr>
              <w:rPr>
                <w:sz w:val="20"/>
                <w:szCs w:val="20"/>
              </w:rPr>
            </w:pPr>
            <w:r w:rsidRPr="0007697B">
              <w:rPr>
                <w:sz w:val="20"/>
                <w:szCs w:val="20"/>
              </w:rPr>
              <w:t>Export et reporting : possibilité de générer des rapports sous différents formats (PDF, Excel) pour rendre compte de l’activité à la direction, à l’AI, ou à d’autres partenaires.</w:t>
            </w:r>
          </w:p>
          <w:p w14:paraId="0B108FF9" w14:textId="77777777" w:rsidR="00902AFE" w:rsidRPr="00E75689" w:rsidRDefault="00902AFE">
            <w:pPr>
              <w:rPr>
                <w:sz w:val="20"/>
                <w:szCs w:val="20"/>
              </w:rPr>
            </w:pPr>
          </w:p>
        </w:tc>
      </w:tr>
      <w:tr w:rsidR="0005402A" w14:paraId="6345DE7E" w14:textId="77777777" w:rsidTr="00E75689">
        <w:tc>
          <w:tcPr>
            <w:tcW w:w="2122" w:type="dxa"/>
            <w:vAlign w:val="center"/>
          </w:tcPr>
          <w:p w14:paraId="7D49CB0A" w14:textId="0EEDD272" w:rsidR="0005402A" w:rsidRPr="00E75689" w:rsidRDefault="0005402A">
            <w:pPr>
              <w:rPr>
                <w:b/>
                <w:bCs/>
                <w:sz w:val="20"/>
                <w:szCs w:val="20"/>
              </w:rPr>
            </w:pPr>
            <w:r w:rsidRPr="00E75689">
              <w:rPr>
                <w:b/>
                <w:bCs/>
                <w:sz w:val="20"/>
                <w:szCs w:val="20"/>
              </w:rPr>
              <w:t>Pose et suivi des objectifs</w:t>
            </w:r>
          </w:p>
        </w:tc>
        <w:tc>
          <w:tcPr>
            <w:tcW w:w="13041" w:type="dxa"/>
          </w:tcPr>
          <w:p w14:paraId="7131EAA5" w14:textId="352FD44B" w:rsidR="00902AFE" w:rsidRPr="00E75689" w:rsidRDefault="00902AFE" w:rsidP="00D65F28">
            <w:pPr>
              <w:pStyle w:val="Paragraphedeliste"/>
              <w:numPr>
                <w:ilvl w:val="0"/>
                <w:numId w:val="4"/>
              </w:numPr>
              <w:rPr>
                <w:sz w:val="20"/>
                <w:szCs w:val="20"/>
              </w:rPr>
            </w:pPr>
            <w:r w:rsidRPr="00E75689">
              <w:rPr>
                <w:sz w:val="20"/>
                <w:szCs w:val="20"/>
              </w:rPr>
              <w:t>Génération automatisée des objectifs une fois qu’ils ont été définis dans le PAI.</w:t>
            </w:r>
          </w:p>
          <w:p w14:paraId="39D3FFF1" w14:textId="4F725A03" w:rsidR="0005402A" w:rsidRPr="00E75689" w:rsidRDefault="00902AFE" w:rsidP="00D65F28">
            <w:pPr>
              <w:pStyle w:val="Paragraphedeliste"/>
              <w:numPr>
                <w:ilvl w:val="0"/>
                <w:numId w:val="4"/>
              </w:numPr>
              <w:rPr>
                <w:sz w:val="20"/>
                <w:szCs w:val="20"/>
              </w:rPr>
            </w:pPr>
            <w:r w:rsidRPr="00E75689">
              <w:rPr>
                <w:sz w:val="20"/>
                <w:szCs w:val="20"/>
              </w:rPr>
              <w:t>Pouvoir définir un objectif à moyen – long terme et des objectifs spécifiques avec plan d’action</w:t>
            </w:r>
            <w:r w:rsidR="002E4438" w:rsidRPr="00E75689">
              <w:rPr>
                <w:sz w:val="20"/>
                <w:szCs w:val="20"/>
              </w:rPr>
              <w:t xml:space="preserve"> et indicateurs de progression</w:t>
            </w:r>
            <w:r w:rsidRPr="00E75689">
              <w:rPr>
                <w:sz w:val="20"/>
                <w:szCs w:val="20"/>
              </w:rPr>
              <w:t xml:space="preserve"> (avec rappels dynamiques hebdo / mensuel, idéalement dans Outlook ou via les tâches / inbox dans Abacus)</w:t>
            </w:r>
            <w:r w:rsidR="00D65F28">
              <w:rPr>
                <w:sz w:val="20"/>
                <w:szCs w:val="20"/>
              </w:rPr>
              <w:t>.</w:t>
            </w:r>
          </w:p>
          <w:p w14:paraId="68D62792" w14:textId="382AAB92" w:rsidR="00902AFE" w:rsidRPr="00D65F28" w:rsidRDefault="00902AFE" w:rsidP="00D65F28">
            <w:pPr>
              <w:pStyle w:val="Paragraphedeliste"/>
              <w:numPr>
                <w:ilvl w:val="0"/>
                <w:numId w:val="4"/>
              </w:numPr>
              <w:rPr>
                <w:sz w:val="20"/>
                <w:szCs w:val="20"/>
              </w:rPr>
            </w:pPr>
            <w:r w:rsidRPr="00D65F28">
              <w:rPr>
                <w:sz w:val="20"/>
                <w:szCs w:val="20"/>
              </w:rPr>
              <w:t>Suivi dynamique et représentation accessible (et visuelle) du processus.</w:t>
            </w:r>
          </w:p>
          <w:p w14:paraId="096FE234" w14:textId="6A2597E7" w:rsidR="00902AFE" w:rsidRPr="00D65F28" w:rsidRDefault="00902AFE" w:rsidP="00D65F28">
            <w:pPr>
              <w:pStyle w:val="Paragraphedeliste"/>
              <w:numPr>
                <w:ilvl w:val="0"/>
                <w:numId w:val="4"/>
              </w:numPr>
              <w:rPr>
                <w:sz w:val="20"/>
                <w:szCs w:val="20"/>
              </w:rPr>
            </w:pPr>
            <w:r w:rsidRPr="00D65F28">
              <w:rPr>
                <w:sz w:val="20"/>
                <w:szCs w:val="20"/>
              </w:rPr>
              <w:t xml:space="preserve">Objectifs très visuels (codes </w:t>
            </w:r>
            <w:r w:rsidR="00D65F28" w:rsidRPr="00D65F28">
              <w:rPr>
                <w:sz w:val="20"/>
                <w:szCs w:val="20"/>
              </w:rPr>
              <w:t>couleurs ?</w:t>
            </w:r>
            <w:r w:rsidRPr="00D65F28">
              <w:rPr>
                <w:sz w:val="20"/>
                <w:szCs w:val="20"/>
              </w:rPr>
              <w:t>), possibilité d'avoir un visuel de toutes les références avec les objectifs en cours de tous les CAI.</w:t>
            </w:r>
          </w:p>
          <w:p w14:paraId="20E90ADC" w14:textId="4CD09771" w:rsidR="002E4438" w:rsidRDefault="002E4438" w:rsidP="00D65F28">
            <w:pPr>
              <w:pStyle w:val="Paragraphedeliste"/>
              <w:numPr>
                <w:ilvl w:val="0"/>
                <w:numId w:val="4"/>
              </w:numPr>
              <w:rPr>
                <w:ins w:id="9" w:author="Mauron-Hemmer Elisabeth - CIS Fribourg" w:date="2025-09-10T21:50:00Z" w16du:dateUtc="2025-09-10T19:50:00Z"/>
                <w:sz w:val="20"/>
                <w:szCs w:val="20"/>
              </w:rPr>
            </w:pPr>
            <w:r w:rsidRPr="00D65F28">
              <w:rPr>
                <w:sz w:val="20"/>
                <w:szCs w:val="20"/>
              </w:rPr>
              <w:t>Pouvoir facilement différencier les objectifs</w:t>
            </w:r>
            <w:r w:rsidR="00D65F28">
              <w:rPr>
                <w:sz w:val="20"/>
                <w:szCs w:val="20"/>
              </w:rPr>
              <w:t> :</w:t>
            </w:r>
            <w:r w:rsidRPr="00D65F28">
              <w:rPr>
                <w:sz w:val="20"/>
                <w:szCs w:val="20"/>
              </w:rPr>
              <w:t xml:space="preserve"> liés au PAI, comportementaux, opérationnels.</w:t>
            </w:r>
          </w:p>
          <w:p w14:paraId="724D09BA" w14:textId="04D53DE4" w:rsidR="009049E4" w:rsidRPr="00E75689" w:rsidRDefault="009049E4" w:rsidP="00D65F28">
            <w:pPr>
              <w:pStyle w:val="Paragraphedeliste"/>
              <w:numPr>
                <w:ilvl w:val="0"/>
                <w:numId w:val="4"/>
              </w:numPr>
              <w:rPr>
                <w:sz w:val="20"/>
                <w:szCs w:val="20"/>
              </w:rPr>
            </w:pPr>
            <w:ins w:id="10" w:author="Mauron-Hemmer Elisabeth - CIS Fribourg" w:date="2025-09-10T21:50:00Z" w16du:dateUtc="2025-09-10T19:50:00Z">
              <w:r>
                <w:rPr>
                  <w:sz w:val="20"/>
                  <w:szCs w:val="20"/>
                </w:rPr>
                <w:t xml:space="preserve">Suivi des objectifs annuels avec plusieurs </w:t>
              </w:r>
              <w:r w:rsidR="005C75D4">
                <w:rPr>
                  <w:sz w:val="20"/>
                  <w:szCs w:val="20"/>
                </w:rPr>
                <w:t>points sur l’année</w:t>
              </w:r>
            </w:ins>
          </w:p>
          <w:p w14:paraId="12FF32A0" w14:textId="77777777" w:rsidR="00902AFE" w:rsidRPr="00E75689" w:rsidRDefault="00902AFE">
            <w:pPr>
              <w:rPr>
                <w:sz w:val="20"/>
                <w:szCs w:val="20"/>
              </w:rPr>
            </w:pPr>
          </w:p>
        </w:tc>
      </w:tr>
      <w:tr w:rsidR="0005402A" w14:paraId="362DDB6C" w14:textId="77777777" w:rsidTr="00E75689">
        <w:tc>
          <w:tcPr>
            <w:tcW w:w="2122" w:type="dxa"/>
            <w:vAlign w:val="center"/>
          </w:tcPr>
          <w:p w14:paraId="4C9DCFEA" w14:textId="03A3979A" w:rsidR="0005402A" w:rsidRPr="00E75689" w:rsidRDefault="0005402A">
            <w:pPr>
              <w:rPr>
                <w:b/>
                <w:bCs/>
                <w:sz w:val="20"/>
                <w:szCs w:val="20"/>
              </w:rPr>
            </w:pPr>
            <w:r w:rsidRPr="00E75689">
              <w:rPr>
                <w:b/>
                <w:bCs/>
                <w:sz w:val="20"/>
                <w:szCs w:val="20"/>
              </w:rPr>
              <w:t>Dynamisme de l’outil</w:t>
            </w:r>
          </w:p>
        </w:tc>
        <w:tc>
          <w:tcPr>
            <w:tcW w:w="13041" w:type="dxa"/>
          </w:tcPr>
          <w:p w14:paraId="19A3A18C" w14:textId="46882866" w:rsidR="00902AFE" w:rsidRPr="00E75689" w:rsidRDefault="00D65F28" w:rsidP="00D65F28">
            <w:pPr>
              <w:pStyle w:val="Paragraphedeliste"/>
              <w:numPr>
                <w:ilvl w:val="0"/>
                <w:numId w:val="4"/>
              </w:numPr>
              <w:rPr>
                <w:sz w:val="20"/>
                <w:szCs w:val="20"/>
              </w:rPr>
            </w:pPr>
            <w:r w:rsidRPr="00E75689">
              <w:rPr>
                <w:sz w:val="20"/>
                <w:szCs w:val="20"/>
              </w:rPr>
              <w:t>Pouvoir</w:t>
            </w:r>
            <w:r w:rsidR="00902AFE" w:rsidRPr="00E75689">
              <w:rPr>
                <w:sz w:val="20"/>
                <w:szCs w:val="20"/>
              </w:rPr>
              <w:t xml:space="preserve"> générer des docs et les partager avec le réseau (synthèse, historique, etc.)</w:t>
            </w:r>
            <w:r w:rsidR="00583A8C">
              <w:rPr>
                <w:sz w:val="20"/>
                <w:szCs w:val="20"/>
              </w:rPr>
              <w:t>.</w:t>
            </w:r>
          </w:p>
          <w:p w14:paraId="5E0ADB4A" w14:textId="77777777" w:rsidR="009766D2" w:rsidRDefault="00D65F28" w:rsidP="00D65F28">
            <w:pPr>
              <w:pStyle w:val="Paragraphedeliste"/>
              <w:numPr>
                <w:ilvl w:val="0"/>
                <w:numId w:val="4"/>
              </w:numPr>
              <w:rPr>
                <w:sz w:val="20"/>
                <w:szCs w:val="20"/>
              </w:rPr>
            </w:pPr>
            <w:r w:rsidRPr="00E75689">
              <w:rPr>
                <w:sz w:val="20"/>
                <w:szCs w:val="20"/>
              </w:rPr>
              <w:t>Chaleureux</w:t>
            </w:r>
            <w:r w:rsidR="002E4438" w:rsidRPr="00E75689">
              <w:rPr>
                <w:sz w:val="20"/>
                <w:szCs w:val="20"/>
              </w:rPr>
              <w:t xml:space="preserve">, dynamique, intuitif. </w:t>
            </w:r>
            <w:r w:rsidR="002E4438" w:rsidRPr="00D65F28">
              <w:rPr>
                <w:sz w:val="20"/>
                <w:szCs w:val="20"/>
              </w:rPr>
              <w:t>Panneau d'accueil avec toutes les références</w:t>
            </w:r>
            <w:r w:rsidR="002E4438" w:rsidRPr="00E75689">
              <w:rPr>
                <w:sz w:val="20"/>
                <w:szCs w:val="20"/>
              </w:rPr>
              <w:t xml:space="preserve"> puis pouvoir cliquer sur une personne</w:t>
            </w:r>
            <w:r w:rsidR="009766D2">
              <w:rPr>
                <w:sz w:val="20"/>
                <w:szCs w:val="20"/>
              </w:rPr>
              <w:t xml:space="preserve"> (porte d’entrée unique puis accès à toutes les catégories d’informations)</w:t>
            </w:r>
            <w:r w:rsidR="002E4438" w:rsidRPr="00E75689">
              <w:rPr>
                <w:sz w:val="20"/>
                <w:szCs w:val="20"/>
              </w:rPr>
              <w:t>.</w:t>
            </w:r>
          </w:p>
          <w:p w14:paraId="526B22EB" w14:textId="6636C405" w:rsidR="002E4438" w:rsidRPr="00E75689" w:rsidRDefault="002E4438" w:rsidP="00D65F28">
            <w:pPr>
              <w:pStyle w:val="Paragraphedeliste"/>
              <w:numPr>
                <w:ilvl w:val="0"/>
                <w:numId w:val="4"/>
              </w:numPr>
              <w:rPr>
                <w:sz w:val="20"/>
                <w:szCs w:val="20"/>
              </w:rPr>
            </w:pPr>
            <w:r w:rsidRPr="00E75689">
              <w:rPr>
                <w:sz w:val="20"/>
                <w:szCs w:val="20"/>
              </w:rPr>
              <w:t xml:space="preserve"> Important de pouvoir continuer à avoir accès à tous les CAI (échanges inter unités), avec accès sécurisés et différenciés.</w:t>
            </w:r>
          </w:p>
          <w:p w14:paraId="2E78D85C" w14:textId="11C45A3F" w:rsidR="002E4438" w:rsidRPr="00E75689" w:rsidRDefault="002E4438" w:rsidP="00D65F28">
            <w:pPr>
              <w:pStyle w:val="Paragraphedeliste"/>
              <w:numPr>
                <w:ilvl w:val="0"/>
                <w:numId w:val="4"/>
              </w:numPr>
              <w:rPr>
                <w:sz w:val="20"/>
                <w:szCs w:val="20"/>
              </w:rPr>
            </w:pPr>
            <w:r w:rsidRPr="00E75689">
              <w:rPr>
                <w:sz w:val="20"/>
                <w:szCs w:val="20"/>
              </w:rPr>
              <w:t>L’outil doit permettre une vision globale de la personne (projet, compétences, évolution).</w:t>
            </w:r>
          </w:p>
          <w:p w14:paraId="31758A5E" w14:textId="2626954E" w:rsidR="0007697B" w:rsidRDefault="00A44688" w:rsidP="00D65F28">
            <w:pPr>
              <w:pStyle w:val="Paragraphedeliste"/>
              <w:numPr>
                <w:ilvl w:val="0"/>
                <w:numId w:val="4"/>
              </w:numPr>
              <w:rPr>
                <w:sz w:val="20"/>
                <w:szCs w:val="20"/>
              </w:rPr>
            </w:pPr>
            <w:r w:rsidRPr="00E75689">
              <w:rPr>
                <w:sz w:val="20"/>
                <w:szCs w:val="20"/>
              </w:rPr>
              <w:t>Système dynamique (</w:t>
            </w:r>
            <w:r w:rsidR="00D65F28" w:rsidRPr="00E75689">
              <w:rPr>
                <w:sz w:val="20"/>
                <w:szCs w:val="20"/>
              </w:rPr>
              <w:t>ex :</w:t>
            </w:r>
            <w:r w:rsidRPr="00E75689">
              <w:rPr>
                <w:sz w:val="20"/>
                <w:szCs w:val="20"/>
              </w:rPr>
              <w:t xml:space="preserve"> une donnée peut être entrée pour deux bénéficiaires</w:t>
            </w:r>
            <w:r w:rsidR="0044685D">
              <w:rPr>
                <w:sz w:val="20"/>
                <w:szCs w:val="20"/>
              </w:rPr>
              <w:t xml:space="preserve"> ou par plusieurs encadrants pour un même bénéficiaire</w:t>
            </w:r>
            <w:r w:rsidRPr="00E75689">
              <w:rPr>
                <w:sz w:val="20"/>
                <w:szCs w:val="20"/>
              </w:rPr>
              <w:t>).</w:t>
            </w:r>
          </w:p>
          <w:p w14:paraId="5FAF2024" w14:textId="48E56D80" w:rsidR="00583A8C" w:rsidRPr="00583A8C" w:rsidRDefault="00583A8C" w:rsidP="00583A8C">
            <w:pPr>
              <w:pStyle w:val="Paragraphedeliste"/>
              <w:numPr>
                <w:ilvl w:val="0"/>
                <w:numId w:val="4"/>
              </w:numPr>
              <w:rPr>
                <w:sz w:val="20"/>
                <w:szCs w:val="20"/>
              </w:rPr>
            </w:pPr>
            <w:r w:rsidRPr="0007697B">
              <w:rPr>
                <w:sz w:val="20"/>
                <w:szCs w:val="20"/>
              </w:rPr>
              <w:t>Compatibilités multi-supports : accès via ordinateur, tablette, voire smartphone pour les intervenant·e·s sur le terrain.</w:t>
            </w:r>
          </w:p>
          <w:p w14:paraId="5D3E32C0" w14:textId="77777777" w:rsidR="00902AFE" w:rsidRPr="00E75689" w:rsidRDefault="00902AFE">
            <w:pPr>
              <w:rPr>
                <w:sz w:val="20"/>
                <w:szCs w:val="20"/>
              </w:rPr>
            </w:pPr>
          </w:p>
        </w:tc>
      </w:tr>
    </w:tbl>
    <w:p w14:paraId="521877B9" w14:textId="77777777" w:rsidR="00807A1C" w:rsidRDefault="00807A1C"/>
    <w:p w14:paraId="0CA3268D" w14:textId="77777777" w:rsidR="00B0160F" w:rsidRDefault="00B0160F"/>
    <w:p w14:paraId="35B17775" w14:textId="77777777" w:rsidR="00B0160F" w:rsidRDefault="00B0160F"/>
    <w:p w14:paraId="6DB8CC73" w14:textId="2A5B6A1A" w:rsidR="00B0160F" w:rsidRPr="00F04036" w:rsidRDefault="00B0160F">
      <w:pPr>
        <w:rPr>
          <w:b/>
          <w:bCs/>
          <w:u w:val="single"/>
        </w:rPr>
      </w:pPr>
      <w:r w:rsidRPr="00F04036">
        <w:rPr>
          <w:b/>
          <w:bCs/>
          <w:u w:val="single"/>
        </w:rPr>
        <w:t>Feuille de route (apport CER</w:t>
      </w:r>
      <w:r w:rsidR="00BE3EDF">
        <w:rPr>
          <w:b/>
          <w:bCs/>
          <w:u w:val="single"/>
        </w:rPr>
        <w:t>,</w:t>
      </w:r>
      <w:r w:rsidRPr="00F04036">
        <w:rPr>
          <w:b/>
          <w:bCs/>
          <w:u w:val="single"/>
        </w:rPr>
        <w:t xml:space="preserve"> </w:t>
      </w:r>
      <w:r w:rsidR="00F04036" w:rsidRPr="00F04036">
        <w:rPr>
          <w:b/>
          <w:bCs/>
          <w:u w:val="single"/>
        </w:rPr>
        <w:t>avec Chat GPT) :</w:t>
      </w:r>
    </w:p>
    <w:p w14:paraId="19F0D256" w14:textId="77777777" w:rsidR="00BC586F" w:rsidRDefault="00BC586F" w:rsidP="00F04036">
      <w:pPr>
        <w:spacing w:after="0" w:line="240" w:lineRule="auto"/>
        <w:rPr>
          <w:b/>
          <w:bCs/>
          <w:sz w:val="20"/>
          <w:szCs w:val="20"/>
        </w:rPr>
      </w:pPr>
    </w:p>
    <w:p w14:paraId="27D1CA42" w14:textId="58038421" w:rsidR="00F04036" w:rsidRPr="00F04036" w:rsidRDefault="00F04036" w:rsidP="00F04036">
      <w:pPr>
        <w:spacing w:after="0" w:line="240" w:lineRule="auto"/>
        <w:rPr>
          <w:sz w:val="20"/>
          <w:szCs w:val="20"/>
        </w:rPr>
      </w:pPr>
      <w:r w:rsidRPr="00F04036">
        <w:rPr>
          <w:b/>
          <w:bCs/>
          <w:sz w:val="20"/>
          <w:szCs w:val="20"/>
        </w:rPr>
        <w:t>1.Gestion des informations de base du bénéficiaire</w:t>
      </w:r>
    </w:p>
    <w:p w14:paraId="36490A03" w14:textId="77777777" w:rsidR="00F04036" w:rsidRPr="00F04036" w:rsidRDefault="00F04036" w:rsidP="00F04036">
      <w:pPr>
        <w:numPr>
          <w:ilvl w:val="0"/>
          <w:numId w:val="6"/>
        </w:numPr>
        <w:spacing w:after="0" w:line="240" w:lineRule="auto"/>
        <w:rPr>
          <w:sz w:val="20"/>
          <w:szCs w:val="20"/>
        </w:rPr>
      </w:pPr>
      <w:r w:rsidRPr="00F04036">
        <w:rPr>
          <w:sz w:val="20"/>
          <w:szCs w:val="20"/>
        </w:rPr>
        <w:t>Profil détaillé : données personnelles (nom, prénom, date de naissance, coordonnées), statut administratif, historique de suivi, etc.</w:t>
      </w:r>
    </w:p>
    <w:p w14:paraId="2B11EC3C" w14:textId="77777777" w:rsidR="00F04036" w:rsidRPr="00F04036" w:rsidRDefault="00F04036" w:rsidP="00F04036">
      <w:pPr>
        <w:numPr>
          <w:ilvl w:val="0"/>
          <w:numId w:val="6"/>
        </w:numPr>
        <w:spacing w:after="0" w:line="240" w:lineRule="auto"/>
        <w:rPr>
          <w:sz w:val="20"/>
          <w:szCs w:val="20"/>
        </w:rPr>
      </w:pPr>
      <w:r w:rsidRPr="00F04036">
        <w:rPr>
          <w:sz w:val="20"/>
          <w:szCs w:val="20"/>
        </w:rPr>
        <w:t>Suivi administratif : type de rente AI, coordonnées des autres intervenants (médecins, psychologues, autres structures partenaires), coordonnées des référents AI ? (Réseau)</w:t>
      </w:r>
    </w:p>
    <w:p w14:paraId="69A076C9" w14:textId="77777777" w:rsidR="00F04036" w:rsidRPr="00F04036" w:rsidRDefault="00F04036" w:rsidP="00F04036">
      <w:pPr>
        <w:numPr>
          <w:ilvl w:val="0"/>
          <w:numId w:val="6"/>
        </w:numPr>
        <w:spacing w:after="0" w:line="240" w:lineRule="auto"/>
        <w:rPr>
          <w:sz w:val="20"/>
          <w:szCs w:val="20"/>
        </w:rPr>
      </w:pPr>
      <w:r w:rsidRPr="00F04036">
        <w:rPr>
          <w:sz w:val="20"/>
          <w:szCs w:val="20"/>
        </w:rPr>
        <w:t>Confidentialité : gestion sécurisée des informations, gestion des consentements.</w:t>
      </w:r>
    </w:p>
    <w:p w14:paraId="4BF9F7AD" w14:textId="77777777" w:rsidR="00F04036" w:rsidRPr="00F04036" w:rsidRDefault="00F04036" w:rsidP="00011502">
      <w:pPr>
        <w:numPr>
          <w:ilvl w:val="1"/>
          <w:numId w:val="13"/>
        </w:numPr>
        <w:spacing w:after="0" w:line="240" w:lineRule="auto"/>
        <w:rPr>
          <w:sz w:val="20"/>
          <w:szCs w:val="20"/>
        </w:rPr>
      </w:pPr>
      <w:r w:rsidRPr="00F04036">
        <w:rPr>
          <w:sz w:val="20"/>
          <w:szCs w:val="20"/>
        </w:rPr>
        <w:t>Attente clé : Le logiciel doit permettre de consulter rapidement l’historique et le dossier complet de la personne (situation, besoins, objectifs, contraintes) et assurer la confidentialité des données selon les normes en vigueur en Suisse.</w:t>
      </w:r>
    </w:p>
    <w:p w14:paraId="4F9F8EF3" w14:textId="77777777" w:rsidR="00F04036" w:rsidRPr="00F04036" w:rsidRDefault="00F04036" w:rsidP="00F04036">
      <w:pPr>
        <w:spacing w:after="0" w:line="240" w:lineRule="auto"/>
        <w:rPr>
          <w:sz w:val="20"/>
          <w:szCs w:val="20"/>
        </w:rPr>
      </w:pPr>
      <w:r w:rsidRPr="00F04036">
        <w:rPr>
          <w:b/>
          <w:bCs/>
          <w:sz w:val="20"/>
          <w:szCs w:val="20"/>
        </w:rPr>
        <w:t>2. Gestion du plan d’accompagnement et des objectifs</w:t>
      </w:r>
    </w:p>
    <w:p w14:paraId="373BD7B8" w14:textId="77777777" w:rsidR="00F04036" w:rsidRPr="00F04036" w:rsidRDefault="00F04036" w:rsidP="00F04036">
      <w:pPr>
        <w:numPr>
          <w:ilvl w:val="0"/>
          <w:numId w:val="7"/>
        </w:numPr>
        <w:spacing w:after="0" w:line="240" w:lineRule="auto"/>
        <w:rPr>
          <w:sz w:val="20"/>
          <w:szCs w:val="20"/>
        </w:rPr>
      </w:pPr>
      <w:r w:rsidRPr="00F04036">
        <w:rPr>
          <w:sz w:val="20"/>
          <w:szCs w:val="20"/>
        </w:rPr>
        <w:t>Suivi des objectifs : définition des objectifs à court, moyen et long terme ; indicateurs de progression ; possibilité de planifier des étapes.</w:t>
      </w:r>
    </w:p>
    <w:p w14:paraId="0DCF86B6" w14:textId="77777777" w:rsidR="00F04036" w:rsidRPr="00F04036" w:rsidRDefault="00F04036" w:rsidP="00F04036">
      <w:pPr>
        <w:numPr>
          <w:ilvl w:val="0"/>
          <w:numId w:val="7"/>
        </w:numPr>
        <w:spacing w:after="0" w:line="240" w:lineRule="auto"/>
        <w:rPr>
          <w:sz w:val="20"/>
          <w:szCs w:val="20"/>
        </w:rPr>
      </w:pPr>
      <w:r w:rsidRPr="00F04036">
        <w:rPr>
          <w:sz w:val="20"/>
          <w:szCs w:val="20"/>
        </w:rPr>
        <w:t>Plan d’action individualisé : tâches précises à réaliser, responsabilités (qui fait quoi ?), délais et rappels automatiques.</w:t>
      </w:r>
    </w:p>
    <w:p w14:paraId="6D6FB7ED" w14:textId="77777777" w:rsidR="00F04036" w:rsidRPr="00F04036" w:rsidRDefault="00F04036" w:rsidP="00F04036">
      <w:pPr>
        <w:numPr>
          <w:ilvl w:val="0"/>
          <w:numId w:val="7"/>
        </w:numPr>
        <w:spacing w:after="0" w:line="240" w:lineRule="auto"/>
        <w:rPr>
          <w:sz w:val="20"/>
          <w:szCs w:val="20"/>
        </w:rPr>
      </w:pPr>
      <w:r w:rsidRPr="00F04036">
        <w:rPr>
          <w:sz w:val="20"/>
          <w:szCs w:val="20"/>
        </w:rPr>
        <w:t>Historisation des actions : consigner les actions accomplies (entretien, formation, stage, rendez-vous…) pour mesurer l’évolution et ajuster l’accompagnement en conséquence.</w:t>
      </w:r>
    </w:p>
    <w:p w14:paraId="71EFE7B2" w14:textId="77777777" w:rsidR="00F04036" w:rsidRPr="00F04036" w:rsidRDefault="00F04036" w:rsidP="00011502">
      <w:pPr>
        <w:numPr>
          <w:ilvl w:val="1"/>
          <w:numId w:val="14"/>
        </w:numPr>
        <w:spacing w:after="0" w:line="240" w:lineRule="auto"/>
        <w:rPr>
          <w:sz w:val="20"/>
          <w:szCs w:val="20"/>
        </w:rPr>
      </w:pPr>
      <w:r w:rsidRPr="00F04036">
        <w:rPr>
          <w:sz w:val="20"/>
          <w:szCs w:val="20"/>
        </w:rPr>
        <w:t>Attente clé : Le logiciel doit permettre une vue d’ensemble claire du parcours socio-professionnel, favoriser le travail collaboratif entre intervenant·e·s et faciliter la mise à jour régulière des objectifs.</w:t>
      </w:r>
    </w:p>
    <w:p w14:paraId="1B988762" w14:textId="77777777" w:rsidR="00F04036" w:rsidRPr="00F04036" w:rsidRDefault="00F04036" w:rsidP="00F04036">
      <w:pPr>
        <w:spacing w:after="0" w:line="240" w:lineRule="auto"/>
        <w:rPr>
          <w:sz w:val="20"/>
          <w:szCs w:val="20"/>
        </w:rPr>
      </w:pPr>
      <w:r w:rsidRPr="00F04036">
        <w:rPr>
          <w:b/>
          <w:bCs/>
          <w:sz w:val="20"/>
          <w:szCs w:val="20"/>
        </w:rPr>
        <w:t>3. Suivi des entretiens, des rendez-vous et des activités</w:t>
      </w:r>
    </w:p>
    <w:p w14:paraId="458E8DD9" w14:textId="77777777" w:rsidR="00F04036" w:rsidRPr="00F04036" w:rsidRDefault="00F04036" w:rsidP="00F04036">
      <w:pPr>
        <w:numPr>
          <w:ilvl w:val="0"/>
          <w:numId w:val="8"/>
        </w:numPr>
        <w:spacing w:after="0" w:line="240" w:lineRule="auto"/>
        <w:rPr>
          <w:sz w:val="20"/>
          <w:szCs w:val="20"/>
        </w:rPr>
      </w:pPr>
      <w:r w:rsidRPr="00F04036">
        <w:rPr>
          <w:sz w:val="20"/>
          <w:szCs w:val="20"/>
        </w:rPr>
        <w:t>Agenda partagé : programmation de rendez-vous, synchronisation possible avec les calendriers des intervenant·e·s, notifications automatiques (rappels par e-mail/SMS).</w:t>
      </w:r>
    </w:p>
    <w:p w14:paraId="08E4901B" w14:textId="77777777" w:rsidR="00F04036" w:rsidRPr="00F04036" w:rsidRDefault="00F04036" w:rsidP="00F04036">
      <w:pPr>
        <w:numPr>
          <w:ilvl w:val="0"/>
          <w:numId w:val="8"/>
        </w:numPr>
        <w:spacing w:after="0" w:line="240" w:lineRule="auto"/>
        <w:rPr>
          <w:sz w:val="20"/>
          <w:szCs w:val="20"/>
        </w:rPr>
      </w:pPr>
      <w:r w:rsidRPr="00F04036">
        <w:rPr>
          <w:sz w:val="20"/>
          <w:szCs w:val="20"/>
        </w:rPr>
        <w:t>Compte-rendu structuré : rédaction de rapports d’entretien, capture des informations essentielles (thématiques abordées, engagements pris, suites à donner).</w:t>
      </w:r>
    </w:p>
    <w:p w14:paraId="43792038" w14:textId="77777777" w:rsidR="00F04036" w:rsidRPr="00F04036" w:rsidRDefault="00F04036" w:rsidP="00F04036">
      <w:pPr>
        <w:numPr>
          <w:ilvl w:val="0"/>
          <w:numId w:val="8"/>
        </w:numPr>
        <w:spacing w:after="0" w:line="240" w:lineRule="auto"/>
        <w:rPr>
          <w:sz w:val="20"/>
          <w:szCs w:val="20"/>
        </w:rPr>
      </w:pPr>
      <w:r w:rsidRPr="00F04036">
        <w:rPr>
          <w:sz w:val="20"/>
          <w:szCs w:val="20"/>
        </w:rPr>
        <w:t>Suivi de la participation à des ateliers/activités : inscription, émargement, appréciation, feedback.</w:t>
      </w:r>
    </w:p>
    <w:p w14:paraId="18D5D7F7" w14:textId="77777777" w:rsidR="00F04036" w:rsidRPr="00F04036" w:rsidRDefault="00F04036" w:rsidP="00F04036">
      <w:pPr>
        <w:spacing w:after="0" w:line="240" w:lineRule="auto"/>
        <w:rPr>
          <w:sz w:val="20"/>
          <w:szCs w:val="20"/>
        </w:rPr>
      </w:pPr>
      <w:r w:rsidRPr="00F04036">
        <w:rPr>
          <w:b/>
          <w:bCs/>
          <w:sz w:val="20"/>
          <w:szCs w:val="20"/>
        </w:rPr>
        <w:t>4. Gestion des documents et des justificatifs</w:t>
      </w:r>
    </w:p>
    <w:p w14:paraId="5ECAED7B" w14:textId="77777777" w:rsidR="00F04036" w:rsidRPr="00F04036" w:rsidRDefault="00F04036" w:rsidP="00F04036">
      <w:pPr>
        <w:numPr>
          <w:ilvl w:val="0"/>
          <w:numId w:val="9"/>
        </w:numPr>
        <w:spacing w:after="0" w:line="240" w:lineRule="auto"/>
        <w:rPr>
          <w:sz w:val="20"/>
          <w:szCs w:val="20"/>
        </w:rPr>
      </w:pPr>
      <w:r w:rsidRPr="00F04036">
        <w:rPr>
          <w:sz w:val="20"/>
          <w:szCs w:val="20"/>
        </w:rPr>
        <w:t>Stockage et classement : gestion électronique des documents (GED), import de PDF, scans ou photos de documents administratifs, certificats médicaux, évaluations de stage, etc.</w:t>
      </w:r>
    </w:p>
    <w:p w14:paraId="2A055DDA" w14:textId="77777777" w:rsidR="00F04036" w:rsidRPr="00F04036" w:rsidRDefault="00F04036" w:rsidP="00F04036">
      <w:pPr>
        <w:numPr>
          <w:ilvl w:val="0"/>
          <w:numId w:val="9"/>
        </w:numPr>
        <w:spacing w:after="0" w:line="240" w:lineRule="auto"/>
        <w:rPr>
          <w:sz w:val="20"/>
          <w:szCs w:val="20"/>
        </w:rPr>
      </w:pPr>
      <w:r w:rsidRPr="00F04036">
        <w:rPr>
          <w:sz w:val="20"/>
          <w:szCs w:val="20"/>
        </w:rPr>
        <w:t>Accès sécurisé : droits différenciés selon les rôles (RUA, RES, MSP)</w:t>
      </w:r>
    </w:p>
    <w:p w14:paraId="2AEE49B1" w14:textId="77777777" w:rsidR="00F04036" w:rsidRPr="00F04036" w:rsidRDefault="00F04036" w:rsidP="00F04036">
      <w:pPr>
        <w:numPr>
          <w:ilvl w:val="0"/>
          <w:numId w:val="9"/>
        </w:numPr>
        <w:spacing w:after="0" w:line="240" w:lineRule="auto"/>
        <w:rPr>
          <w:sz w:val="20"/>
          <w:szCs w:val="20"/>
        </w:rPr>
      </w:pPr>
      <w:r w:rsidRPr="00F04036">
        <w:rPr>
          <w:sz w:val="20"/>
          <w:szCs w:val="20"/>
        </w:rPr>
        <w:t>Historique et versionnage : assurer la traçabilité des modifications, archivage automatique pour ne rien perdre d’important.</w:t>
      </w:r>
    </w:p>
    <w:p w14:paraId="128DC872" w14:textId="77777777" w:rsidR="00F04036" w:rsidRPr="00F04036" w:rsidRDefault="00F04036" w:rsidP="00F04036">
      <w:pPr>
        <w:spacing w:after="0" w:line="240" w:lineRule="auto"/>
        <w:rPr>
          <w:sz w:val="20"/>
          <w:szCs w:val="20"/>
        </w:rPr>
      </w:pPr>
      <w:r w:rsidRPr="00F04036">
        <w:rPr>
          <w:b/>
          <w:bCs/>
          <w:sz w:val="20"/>
          <w:szCs w:val="20"/>
        </w:rPr>
        <w:t>5. Évaluation et statistiques</w:t>
      </w:r>
    </w:p>
    <w:p w14:paraId="644F7948" w14:textId="77777777" w:rsidR="00F04036" w:rsidRPr="00F04036" w:rsidRDefault="00F04036" w:rsidP="00F04036">
      <w:pPr>
        <w:numPr>
          <w:ilvl w:val="0"/>
          <w:numId w:val="10"/>
        </w:numPr>
        <w:spacing w:after="0" w:line="240" w:lineRule="auto"/>
        <w:rPr>
          <w:sz w:val="20"/>
          <w:szCs w:val="20"/>
        </w:rPr>
      </w:pPr>
      <w:r w:rsidRPr="00F04036">
        <w:rPr>
          <w:sz w:val="20"/>
          <w:szCs w:val="20"/>
        </w:rPr>
        <w:t>Suivi des progrès : tableau de bord pour visualiser rapidement la situation de chaque bénéficiaire (taux d’occupation, avancement vers les objectifs, type d’aide reçu).</w:t>
      </w:r>
    </w:p>
    <w:p w14:paraId="57EC9E04" w14:textId="77777777" w:rsidR="00F04036" w:rsidRPr="00F04036" w:rsidRDefault="00F04036" w:rsidP="00F04036">
      <w:pPr>
        <w:numPr>
          <w:ilvl w:val="0"/>
          <w:numId w:val="10"/>
        </w:numPr>
        <w:spacing w:after="0" w:line="240" w:lineRule="auto"/>
        <w:rPr>
          <w:sz w:val="20"/>
          <w:szCs w:val="20"/>
        </w:rPr>
      </w:pPr>
      <w:r w:rsidRPr="00F04036">
        <w:rPr>
          <w:sz w:val="20"/>
          <w:szCs w:val="20"/>
        </w:rPr>
        <w:t>Rapports statistiques globaux : nombre d’entrées/sorties, taux de réinsertion ou de placement en emploi accompagné, motifs d’arrêt, etc.</w:t>
      </w:r>
    </w:p>
    <w:p w14:paraId="2B76D7A5" w14:textId="77777777" w:rsidR="00F04036" w:rsidRPr="00F04036" w:rsidRDefault="00F04036" w:rsidP="00F04036">
      <w:pPr>
        <w:numPr>
          <w:ilvl w:val="0"/>
          <w:numId w:val="10"/>
        </w:numPr>
        <w:spacing w:after="0" w:line="240" w:lineRule="auto"/>
        <w:rPr>
          <w:sz w:val="20"/>
          <w:szCs w:val="20"/>
        </w:rPr>
      </w:pPr>
      <w:r w:rsidRPr="00F04036">
        <w:rPr>
          <w:sz w:val="20"/>
          <w:szCs w:val="20"/>
        </w:rPr>
        <w:t>Export et reporting : possibilité de générer des rapports sous différents formats (PDF, Excel) pour rendre compte de l’activité à la direction, à l’AI, ou à d’autres partenaires.</w:t>
      </w:r>
    </w:p>
    <w:p w14:paraId="093BA6C4" w14:textId="77777777" w:rsidR="00F04036" w:rsidRPr="00F04036" w:rsidRDefault="00F04036" w:rsidP="00F04036">
      <w:pPr>
        <w:spacing w:after="0" w:line="240" w:lineRule="auto"/>
        <w:rPr>
          <w:sz w:val="20"/>
          <w:szCs w:val="20"/>
        </w:rPr>
      </w:pPr>
      <w:r w:rsidRPr="00F04036">
        <w:rPr>
          <w:b/>
          <w:bCs/>
          <w:sz w:val="20"/>
          <w:szCs w:val="20"/>
        </w:rPr>
        <w:t>6. Accessibilité et ergonomie</w:t>
      </w:r>
    </w:p>
    <w:p w14:paraId="50796E2A" w14:textId="77777777" w:rsidR="00F04036" w:rsidRPr="00F04036" w:rsidRDefault="00F04036" w:rsidP="00F04036">
      <w:pPr>
        <w:numPr>
          <w:ilvl w:val="0"/>
          <w:numId w:val="11"/>
        </w:numPr>
        <w:spacing w:after="0" w:line="240" w:lineRule="auto"/>
        <w:rPr>
          <w:sz w:val="20"/>
          <w:szCs w:val="20"/>
        </w:rPr>
      </w:pPr>
      <w:r w:rsidRPr="00F04036">
        <w:rPr>
          <w:sz w:val="20"/>
          <w:szCs w:val="20"/>
        </w:rPr>
        <w:t>Interface intuitive : une utilisation simple et claire pour favoriser l’adhésion des équipes.</w:t>
      </w:r>
    </w:p>
    <w:p w14:paraId="5D842D9A" w14:textId="73A106CA" w:rsidR="00F04036" w:rsidRPr="00F04036" w:rsidRDefault="008819AC" w:rsidP="00F04036">
      <w:pPr>
        <w:numPr>
          <w:ilvl w:val="0"/>
          <w:numId w:val="11"/>
        </w:numPr>
        <w:spacing w:after="0" w:line="240" w:lineRule="auto"/>
        <w:rPr>
          <w:sz w:val="20"/>
          <w:szCs w:val="20"/>
        </w:rPr>
      </w:pPr>
      <w:r w:rsidRPr="00F04036">
        <w:rPr>
          <w:sz w:val="20"/>
          <w:szCs w:val="20"/>
        </w:rPr>
        <w:t>Compatibilité multi-support</w:t>
      </w:r>
      <w:r w:rsidR="00F04036" w:rsidRPr="00F04036">
        <w:rPr>
          <w:sz w:val="20"/>
          <w:szCs w:val="20"/>
        </w:rPr>
        <w:t xml:space="preserve"> : accès via ordinateur, tablette, voire smartphone pour les intervenant·e·s sur le terrain.</w:t>
      </w:r>
    </w:p>
    <w:p w14:paraId="32D65FD0" w14:textId="77777777" w:rsidR="00F04036" w:rsidRPr="00F04036" w:rsidRDefault="00F04036" w:rsidP="00F04036">
      <w:pPr>
        <w:numPr>
          <w:ilvl w:val="0"/>
          <w:numId w:val="11"/>
        </w:numPr>
        <w:spacing w:after="0" w:line="240" w:lineRule="auto"/>
        <w:rPr>
          <w:sz w:val="20"/>
          <w:szCs w:val="20"/>
        </w:rPr>
      </w:pPr>
      <w:r w:rsidRPr="00F04036">
        <w:rPr>
          <w:sz w:val="20"/>
          <w:szCs w:val="20"/>
        </w:rPr>
        <w:t>Formation et assistance : support technique réactif, documentation, tutoriels.</w:t>
      </w:r>
    </w:p>
    <w:p w14:paraId="6526737F" w14:textId="77777777" w:rsidR="00F04036" w:rsidRPr="00F04036" w:rsidRDefault="00F04036" w:rsidP="00011502">
      <w:pPr>
        <w:numPr>
          <w:ilvl w:val="1"/>
          <w:numId w:val="15"/>
        </w:numPr>
        <w:spacing w:after="0" w:line="240" w:lineRule="auto"/>
        <w:rPr>
          <w:sz w:val="20"/>
          <w:szCs w:val="20"/>
        </w:rPr>
      </w:pPr>
      <w:r w:rsidRPr="00F04036">
        <w:rPr>
          <w:sz w:val="20"/>
          <w:szCs w:val="20"/>
        </w:rPr>
        <w:t>Attente clé : L’expérience utilisateur doit être au cœur de la solution pour optimiser l’efficacité des équipes et réduire le temps perdu sur les tâches administratives.</w:t>
      </w:r>
    </w:p>
    <w:p w14:paraId="0F29AD2D" w14:textId="77777777" w:rsidR="00F04036" w:rsidRPr="00F04036" w:rsidRDefault="00F04036" w:rsidP="00F04036">
      <w:pPr>
        <w:spacing w:after="0" w:line="240" w:lineRule="auto"/>
        <w:rPr>
          <w:sz w:val="20"/>
          <w:szCs w:val="20"/>
        </w:rPr>
      </w:pPr>
      <w:r w:rsidRPr="00F04036">
        <w:rPr>
          <w:b/>
          <w:bCs/>
          <w:sz w:val="20"/>
          <w:szCs w:val="20"/>
        </w:rPr>
        <w:t>7. Sécurité et conformité</w:t>
      </w:r>
    </w:p>
    <w:p w14:paraId="4CE54940" w14:textId="77777777" w:rsidR="00F04036" w:rsidRPr="00F04036" w:rsidRDefault="00F04036" w:rsidP="00F04036">
      <w:pPr>
        <w:numPr>
          <w:ilvl w:val="0"/>
          <w:numId w:val="12"/>
        </w:numPr>
        <w:spacing w:after="0" w:line="240" w:lineRule="auto"/>
        <w:rPr>
          <w:sz w:val="20"/>
          <w:szCs w:val="20"/>
        </w:rPr>
      </w:pPr>
      <w:r w:rsidRPr="00F04036">
        <w:rPr>
          <w:sz w:val="20"/>
          <w:szCs w:val="20"/>
        </w:rPr>
        <w:t>Hébergement des données sur nos propres serveurs.</w:t>
      </w:r>
    </w:p>
    <w:p w14:paraId="1337F50B" w14:textId="77777777" w:rsidR="00F04036" w:rsidRPr="00F04036" w:rsidRDefault="00F04036" w:rsidP="00F04036">
      <w:pPr>
        <w:numPr>
          <w:ilvl w:val="0"/>
          <w:numId w:val="12"/>
        </w:numPr>
        <w:spacing w:after="0" w:line="240" w:lineRule="auto"/>
        <w:rPr>
          <w:sz w:val="20"/>
          <w:szCs w:val="20"/>
        </w:rPr>
      </w:pPr>
      <w:r w:rsidRPr="00F04036">
        <w:rPr>
          <w:sz w:val="20"/>
          <w:szCs w:val="20"/>
        </w:rPr>
        <w:lastRenderedPageBreak/>
        <w:t>Traçabilité des accès : journal des connexions et des modifications.</w:t>
      </w:r>
    </w:p>
    <w:p w14:paraId="64C063D6" w14:textId="77777777" w:rsidR="00F04036" w:rsidRPr="00F04036" w:rsidRDefault="00F04036" w:rsidP="00F04036">
      <w:pPr>
        <w:numPr>
          <w:ilvl w:val="0"/>
          <w:numId w:val="12"/>
        </w:numPr>
        <w:spacing w:after="0" w:line="240" w:lineRule="auto"/>
        <w:rPr>
          <w:sz w:val="20"/>
          <w:szCs w:val="20"/>
        </w:rPr>
      </w:pPr>
      <w:r w:rsidRPr="00F04036">
        <w:rPr>
          <w:sz w:val="20"/>
          <w:szCs w:val="20"/>
        </w:rPr>
        <w:t>Gestion des droits d’accès : rôles et niveaux de permission clairement définis (consultation, saisie, modification, suppression).</w:t>
      </w:r>
    </w:p>
    <w:p w14:paraId="43C2F577" w14:textId="77777777" w:rsidR="00F04036" w:rsidRPr="00F04036" w:rsidRDefault="00F04036" w:rsidP="00F04036">
      <w:pPr>
        <w:numPr>
          <w:ilvl w:val="0"/>
          <w:numId w:val="12"/>
        </w:numPr>
        <w:spacing w:after="0" w:line="240" w:lineRule="auto"/>
        <w:rPr>
          <w:sz w:val="20"/>
          <w:szCs w:val="20"/>
        </w:rPr>
      </w:pPr>
      <w:r w:rsidRPr="00F04036">
        <w:rPr>
          <w:sz w:val="20"/>
          <w:szCs w:val="20"/>
        </w:rPr>
        <w:t>Conformité légale : alignement avec la LPD (Loi fédérale sur la protection des données) et autres ?</w:t>
      </w:r>
    </w:p>
    <w:p w14:paraId="319B7380" w14:textId="77777777" w:rsidR="00F04036" w:rsidRDefault="00F04036"/>
    <w:sectPr w:rsidR="00F04036" w:rsidSect="00807A1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789"/>
    <w:multiLevelType w:val="multilevel"/>
    <w:tmpl w:val="60DA0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003F38"/>
    <w:multiLevelType w:val="multilevel"/>
    <w:tmpl w:val="BE58B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25331C"/>
    <w:multiLevelType w:val="hybridMultilevel"/>
    <w:tmpl w:val="E16EB8AA"/>
    <w:lvl w:ilvl="0" w:tplc="100C000D">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40677DC6"/>
    <w:multiLevelType w:val="multilevel"/>
    <w:tmpl w:val="AE8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4C1176"/>
    <w:multiLevelType w:val="multilevel"/>
    <w:tmpl w:val="0DE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9B20EF"/>
    <w:multiLevelType w:val="multilevel"/>
    <w:tmpl w:val="DE760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210F73"/>
    <w:multiLevelType w:val="hybridMultilevel"/>
    <w:tmpl w:val="D5F246D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BB24A56"/>
    <w:multiLevelType w:val="multilevel"/>
    <w:tmpl w:val="281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E16B56"/>
    <w:multiLevelType w:val="multilevel"/>
    <w:tmpl w:val="3AE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523C48"/>
    <w:multiLevelType w:val="multilevel"/>
    <w:tmpl w:val="D2A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54F60"/>
    <w:multiLevelType w:val="multilevel"/>
    <w:tmpl w:val="F2C87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F33076"/>
    <w:multiLevelType w:val="hybridMultilevel"/>
    <w:tmpl w:val="D7B48BE4"/>
    <w:lvl w:ilvl="0" w:tplc="79EE143E">
      <w:start w:val="1"/>
      <w:numFmt w:val="bullet"/>
      <w:lvlText w:val=""/>
      <w:lvlJc w:val="left"/>
      <w:pPr>
        <w:ind w:left="170" w:hanging="1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247F2E"/>
    <w:multiLevelType w:val="multilevel"/>
    <w:tmpl w:val="923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3318DD"/>
    <w:multiLevelType w:val="multilevel"/>
    <w:tmpl w:val="0382E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647805"/>
    <w:multiLevelType w:val="multilevel"/>
    <w:tmpl w:val="7452E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759088">
    <w:abstractNumId w:val="8"/>
  </w:num>
  <w:num w:numId="2" w16cid:durableId="864829085">
    <w:abstractNumId w:val="12"/>
  </w:num>
  <w:num w:numId="3" w16cid:durableId="511188231">
    <w:abstractNumId w:val="6"/>
  </w:num>
  <w:num w:numId="4" w16cid:durableId="1448157558">
    <w:abstractNumId w:val="11"/>
  </w:num>
  <w:num w:numId="5" w16cid:durableId="1929996976">
    <w:abstractNumId w:val="2"/>
  </w:num>
  <w:num w:numId="6" w16cid:durableId="1270165850">
    <w:abstractNumId w:val="0"/>
  </w:num>
  <w:num w:numId="7" w16cid:durableId="732125325">
    <w:abstractNumId w:val="13"/>
  </w:num>
  <w:num w:numId="8" w16cid:durableId="613757753">
    <w:abstractNumId w:val="9"/>
  </w:num>
  <w:num w:numId="9" w16cid:durableId="226960033">
    <w:abstractNumId w:val="3"/>
  </w:num>
  <w:num w:numId="10" w16cid:durableId="1994790866">
    <w:abstractNumId w:val="4"/>
  </w:num>
  <w:num w:numId="11" w16cid:durableId="344989620">
    <w:abstractNumId w:val="14"/>
  </w:num>
  <w:num w:numId="12" w16cid:durableId="473908470">
    <w:abstractNumId w:val="7"/>
  </w:num>
  <w:num w:numId="13" w16cid:durableId="1575579805">
    <w:abstractNumId w:val="10"/>
  </w:num>
  <w:num w:numId="14" w16cid:durableId="695470469">
    <w:abstractNumId w:val="5"/>
  </w:num>
  <w:num w:numId="15" w16cid:durableId="4254669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on-Hemmer Elisabeth - CIS Fribourg">
    <w15:presenceInfo w15:providerId="AD" w15:userId="S::elisabeth.mauron-hemmer@cisf.ch::4277b085-6ea3-4115-a0e0-bf64e68986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1C"/>
    <w:rsid w:val="00011502"/>
    <w:rsid w:val="0005402A"/>
    <w:rsid w:val="0007697B"/>
    <w:rsid w:val="00193E04"/>
    <w:rsid w:val="002E2F39"/>
    <w:rsid w:val="002E4438"/>
    <w:rsid w:val="00403027"/>
    <w:rsid w:val="0044685D"/>
    <w:rsid w:val="00583A8C"/>
    <w:rsid w:val="005C75D4"/>
    <w:rsid w:val="005D39F7"/>
    <w:rsid w:val="00673C07"/>
    <w:rsid w:val="006D01FD"/>
    <w:rsid w:val="0070127E"/>
    <w:rsid w:val="00807A1C"/>
    <w:rsid w:val="00812690"/>
    <w:rsid w:val="00837454"/>
    <w:rsid w:val="008420FD"/>
    <w:rsid w:val="0087463B"/>
    <w:rsid w:val="008819AC"/>
    <w:rsid w:val="008B1464"/>
    <w:rsid w:val="008C1D9F"/>
    <w:rsid w:val="00902AFE"/>
    <w:rsid w:val="009049E4"/>
    <w:rsid w:val="009766D2"/>
    <w:rsid w:val="00A44688"/>
    <w:rsid w:val="00B0160F"/>
    <w:rsid w:val="00B11B28"/>
    <w:rsid w:val="00BC586F"/>
    <w:rsid w:val="00BE3EDF"/>
    <w:rsid w:val="00D5538A"/>
    <w:rsid w:val="00D65F28"/>
    <w:rsid w:val="00E75689"/>
    <w:rsid w:val="00F04036"/>
    <w:rsid w:val="00F11777"/>
    <w:rsid w:val="00FC426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E7EB"/>
  <w15:chartTrackingRefBased/>
  <w15:docId w15:val="{1F9ED010-D0CB-4FB3-B386-ED0AA011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7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7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7A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7A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7A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7A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7A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7A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7A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7A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7A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7A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7A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7A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7A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7A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7A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7A1C"/>
    <w:rPr>
      <w:rFonts w:eastAsiaTheme="majorEastAsia" w:cstheme="majorBidi"/>
      <w:color w:val="272727" w:themeColor="text1" w:themeTint="D8"/>
    </w:rPr>
  </w:style>
  <w:style w:type="paragraph" w:styleId="Titre">
    <w:name w:val="Title"/>
    <w:basedOn w:val="Normal"/>
    <w:next w:val="Normal"/>
    <w:link w:val="TitreCar"/>
    <w:uiPriority w:val="10"/>
    <w:qFormat/>
    <w:rsid w:val="00807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7A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7A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7A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7A1C"/>
    <w:pPr>
      <w:spacing w:before="160"/>
      <w:jc w:val="center"/>
    </w:pPr>
    <w:rPr>
      <w:i/>
      <w:iCs/>
      <w:color w:val="404040" w:themeColor="text1" w:themeTint="BF"/>
    </w:rPr>
  </w:style>
  <w:style w:type="character" w:customStyle="1" w:styleId="CitationCar">
    <w:name w:val="Citation Car"/>
    <w:basedOn w:val="Policepardfaut"/>
    <w:link w:val="Citation"/>
    <w:uiPriority w:val="29"/>
    <w:rsid w:val="00807A1C"/>
    <w:rPr>
      <w:i/>
      <w:iCs/>
      <w:color w:val="404040" w:themeColor="text1" w:themeTint="BF"/>
    </w:rPr>
  </w:style>
  <w:style w:type="paragraph" w:styleId="Paragraphedeliste">
    <w:name w:val="List Paragraph"/>
    <w:basedOn w:val="Normal"/>
    <w:uiPriority w:val="34"/>
    <w:qFormat/>
    <w:rsid w:val="00807A1C"/>
    <w:pPr>
      <w:ind w:left="720"/>
      <w:contextualSpacing/>
    </w:pPr>
  </w:style>
  <w:style w:type="character" w:styleId="Accentuationintense">
    <w:name w:val="Intense Emphasis"/>
    <w:basedOn w:val="Policepardfaut"/>
    <w:uiPriority w:val="21"/>
    <w:qFormat/>
    <w:rsid w:val="00807A1C"/>
    <w:rPr>
      <w:i/>
      <w:iCs/>
      <w:color w:val="0F4761" w:themeColor="accent1" w:themeShade="BF"/>
    </w:rPr>
  </w:style>
  <w:style w:type="paragraph" w:styleId="Citationintense">
    <w:name w:val="Intense Quote"/>
    <w:basedOn w:val="Normal"/>
    <w:next w:val="Normal"/>
    <w:link w:val="CitationintenseCar"/>
    <w:uiPriority w:val="30"/>
    <w:qFormat/>
    <w:rsid w:val="00807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7A1C"/>
    <w:rPr>
      <w:i/>
      <w:iCs/>
      <w:color w:val="0F4761" w:themeColor="accent1" w:themeShade="BF"/>
    </w:rPr>
  </w:style>
  <w:style w:type="character" w:styleId="Rfrenceintense">
    <w:name w:val="Intense Reference"/>
    <w:basedOn w:val="Policepardfaut"/>
    <w:uiPriority w:val="32"/>
    <w:qFormat/>
    <w:rsid w:val="00807A1C"/>
    <w:rPr>
      <w:b/>
      <w:bCs/>
      <w:smallCaps/>
      <w:color w:val="0F4761" w:themeColor="accent1" w:themeShade="BF"/>
      <w:spacing w:val="5"/>
    </w:rPr>
  </w:style>
  <w:style w:type="table" w:styleId="Grilledutableau">
    <w:name w:val="Table Grid"/>
    <w:basedOn w:val="TableauNormal"/>
    <w:uiPriority w:val="39"/>
    <w:rsid w:val="00807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2AFE"/>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paragraph" w:styleId="Rvision">
    <w:name w:val="Revision"/>
    <w:hidden/>
    <w:uiPriority w:val="99"/>
    <w:semiHidden/>
    <w:rsid w:val="00FC42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4226">
      <w:bodyDiv w:val="1"/>
      <w:marLeft w:val="0"/>
      <w:marRight w:val="0"/>
      <w:marTop w:val="0"/>
      <w:marBottom w:val="0"/>
      <w:divBdr>
        <w:top w:val="none" w:sz="0" w:space="0" w:color="auto"/>
        <w:left w:val="none" w:sz="0" w:space="0" w:color="auto"/>
        <w:bottom w:val="none" w:sz="0" w:space="0" w:color="auto"/>
        <w:right w:val="none" w:sz="0" w:space="0" w:color="auto"/>
      </w:divBdr>
    </w:div>
    <w:div w:id="392432205">
      <w:bodyDiv w:val="1"/>
      <w:marLeft w:val="0"/>
      <w:marRight w:val="0"/>
      <w:marTop w:val="0"/>
      <w:marBottom w:val="0"/>
      <w:divBdr>
        <w:top w:val="none" w:sz="0" w:space="0" w:color="auto"/>
        <w:left w:val="none" w:sz="0" w:space="0" w:color="auto"/>
        <w:bottom w:val="none" w:sz="0" w:space="0" w:color="auto"/>
        <w:right w:val="none" w:sz="0" w:space="0" w:color="auto"/>
      </w:divBdr>
    </w:div>
    <w:div w:id="868907078">
      <w:bodyDiv w:val="1"/>
      <w:marLeft w:val="0"/>
      <w:marRight w:val="0"/>
      <w:marTop w:val="0"/>
      <w:marBottom w:val="0"/>
      <w:divBdr>
        <w:top w:val="none" w:sz="0" w:space="0" w:color="auto"/>
        <w:left w:val="none" w:sz="0" w:space="0" w:color="auto"/>
        <w:bottom w:val="none" w:sz="0" w:space="0" w:color="auto"/>
        <w:right w:val="none" w:sz="0" w:space="0" w:color="auto"/>
      </w:divBdr>
    </w:div>
    <w:div w:id="1060327436">
      <w:bodyDiv w:val="1"/>
      <w:marLeft w:val="0"/>
      <w:marRight w:val="0"/>
      <w:marTop w:val="0"/>
      <w:marBottom w:val="0"/>
      <w:divBdr>
        <w:top w:val="none" w:sz="0" w:space="0" w:color="auto"/>
        <w:left w:val="none" w:sz="0" w:space="0" w:color="auto"/>
        <w:bottom w:val="none" w:sz="0" w:space="0" w:color="auto"/>
        <w:right w:val="none" w:sz="0" w:space="0" w:color="auto"/>
      </w:divBdr>
    </w:div>
    <w:div w:id="1158880839">
      <w:bodyDiv w:val="1"/>
      <w:marLeft w:val="0"/>
      <w:marRight w:val="0"/>
      <w:marTop w:val="0"/>
      <w:marBottom w:val="0"/>
      <w:divBdr>
        <w:top w:val="none" w:sz="0" w:space="0" w:color="auto"/>
        <w:left w:val="none" w:sz="0" w:space="0" w:color="auto"/>
        <w:bottom w:val="none" w:sz="0" w:space="0" w:color="auto"/>
        <w:right w:val="none" w:sz="0" w:space="0" w:color="auto"/>
      </w:divBdr>
    </w:div>
    <w:div w:id="149163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1083</Words>
  <Characters>5957</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Raemy Charlotte - CIS Fribourg</dc:creator>
  <cp:keywords/>
  <dc:description/>
  <cp:lastModifiedBy>Mauron-Hemmer Elisabeth - CIS Fribourg</cp:lastModifiedBy>
  <cp:revision>26</cp:revision>
  <dcterms:created xsi:type="dcterms:W3CDTF">2025-04-29T11:01:00Z</dcterms:created>
  <dcterms:modified xsi:type="dcterms:W3CDTF">2025-09-10T20:03:00Z</dcterms:modified>
</cp:coreProperties>
</file>